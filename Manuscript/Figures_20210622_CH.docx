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CE9B2" w14:textId="111C694D" w:rsidR="00620948" w:rsidRDefault="00AB04B6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14F2610B" wp14:editId="5DA5628F">
            <wp:extent cx="4953000" cy="7118084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362" cy="715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3091" w14:textId="6639D5C9" w:rsidR="00AB04B6" w:rsidRPr="00AB04B6" w:rsidRDefault="00620948" w:rsidP="00AB04B6">
      <w:pPr>
        <w:rPr>
          <w:b/>
          <w:sz w:val="24"/>
          <w:szCs w:val="24"/>
        </w:rPr>
      </w:pPr>
      <w:r w:rsidRPr="00620948">
        <w:rPr>
          <w:rFonts w:hint="eastAsia"/>
          <w:b/>
          <w:sz w:val="24"/>
          <w:szCs w:val="24"/>
        </w:rPr>
        <w:t>F</w:t>
      </w:r>
      <w:r w:rsidRPr="00620948">
        <w:rPr>
          <w:b/>
          <w:sz w:val="24"/>
          <w:szCs w:val="24"/>
        </w:rPr>
        <w:t>igure</w:t>
      </w:r>
      <w:r>
        <w:rPr>
          <w:b/>
          <w:sz w:val="24"/>
          <w:szCs w:val="24"/>
        </w:rPr>
        <w:t xml:space="preserve"> 1</w:t>
      </w:r>
      <w:r w:rsidR="00AB04B6">
        <w:rPr>
          <w:rFonts w:hint="eastAsia"/>
          <w:b/>
          <w:sz w:val="24"/>
          <w:szCs w:val="24"/>
        </w:rPr>
        <w:t xml:space="preserve"> </w:t>
      </w:r>
      <w:r w:rsidR="00AB04B6" w:rsidRPr="00AB04B6">
        <w:rPr>
          <w:rFonts w:hint="eastAsia"/>
          <w:sz w:val="24"/>
          <w:szCs w:val="24"/>
        </w:rPr>
        <w:t>(</w:t>
      </w:r>
      <w:r w:rsidR="00AB04B6" w:rsidRPr="00AB04B6">
        <w:rPr>
          <w:sz w:val="24"/>
          <w:szCs w:val="24"/>
        </w:rPr>
        <w:t>This</w:t>
      </w:r>
      <w:r w:rsidR="00AB04B6">
        <w:rPr>
          <w:sz w:val="24"/>
          <w:szCs w:val="24"/>
        </w:rPr>
        <w:t xml:space="preserve"> figure</w:t>
      </w:r>
      <w:r w:rsidR="00AB04B6" w:rsidRPr="00AB04B6">
        <w:rPr>
          <w:sz w:val="24"/>
          <w:szCs w:val="24"/>
        </w:rPr>
        <w:t xml:space="preserve"> is a work in progress, not the final version.)</w:t>
      </w:r>
      <w:r w:rsidR="00AB04B6" w:rsidRPr="00AB04B6">
        <w:rPr>
          <w:sz w:val="24"/>
        </w:rPr>
        <w:t xml:space="preserve"> </w:t>
      </w:r>
      <w:r w:rsidR="00AB04B6">
        <w:rPr>
          <w:sz w:val="24"/>
        </w:rPr>
        <w:br w:type="page"/>
      </w:r>
    </w:p>
    <w:p w14:paraId="1CC6A368" w14:textId="6FEC94D4" w:rsidR="0085378C" w:rsidRDefault="0085378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B349129" wp14:editId="4AB17F87">
            <wp:extent cx="5943600" cy="2377440"/>
            <wp:effectExtent l="19050" t="0" r="0" b="0"/>
            <wp:docPr id="2" name="圖片 1" descr="SEAb_biplot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b_biplot1.tif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E79C" w14:textId="2F027680" w:rsidR="00620948" w:rsidRDefault="00620948">
      <w:pPr>
        <w:rPr>
          <w:sz w:val="24"/>
        </w:rPr>
      </w:pPr>
      <w:r w:rsidRPr="00AB04B6">
        <w:rPr>
          <w:rFonts w:hint="eastAsia"/>
          <w:b/>
          <w:sz w:val="24"/>
        </w:rPr>
        <w:t>F</w:t>
      </w:r>
      <w:r w:rsidRPr="00AB04B6">
        <w:rPr>
          <w:b/>
          <w:sz w:val="24"/>
        </w:rPr>
        <w:t>igure 2.</w:t>
      </w:r>
      <w:r>
        <w:rPr>
          <w:sz w:val="24"/>
        </w:rPr>
        <w:t xml:space="preserve"> </w:t>
      </w:r>
      <w:r w:rsidRPr="0038185D">
        <w:rPr>
          <w:sz w:val="24"/>
        </w:rPr>
        <w:t>δ</w:t>
      </w:r>
      <w:r w:rsidRPr="0038185D">
        <w:rPr>
          <w:sz w:val="24"/>
          <w:vertAlign w:val="superscript"/>
        </w:rPr>
        <w:t>13</w:t>
      </w:r>
      <w:r w:rsidRPr="0038185D">
        <w:rPr>
          <w:sz w:val="24"/>
        </w:rPr>
        <w:t>C and δ</w:t>
      </w:r>
      <w:r w:rsidRPr="0038185D">
        <w:rPr>
          <w:sz w:val="24"/>
          <w:vertAlign w:val="superscript"/>
        </w:rPr>
        <w:t>15</w:t>
      </w:r>
      <w:r w:rsidRPr="0038185D">
        <w:rPr>
          <w:sz w:val="24"/>
        </w:rPr>
        <w:t>N</w:t>
      </w:r>
      <w:r w:rsidRPr="0038185D">
        <w:rPr>
          <w:rFonts w:hint="eastAsia"/>
          <w:sz w:val="24"/>
        </w:rPr>
        <w:t xml:space="preserve"> </w:t>
      </w:r>
      <w:commentRangeStart w:id="0"/>
      <w:r w:rsidRPr="00AA6BF1">
        <w:rPr>
          <w:rFonts w:hint="eastAsia"/>
          <w:sz w:val="24"/>
        </w:rPr>
        <w:t>biplot</w:t>
      </w:r>
      <w:commentRangeEnd w:id="0"/>
      <w:r>
        <w:rPr>
          <w:rStyle w:val="a9"/>
        </w:rPr>
        <w:commentReference w:id="0"/>
      </w:r>
      <w:r w:rsidRPr="0038185D">
        <w:rPr>
          <w:rFonts w:hint="eastAsia"/>
          <w:sz w:val="24"/>
        </w:rPr>
        <w:t xml:space="preserve"> of earthworm species in each study site. Ovals are </w:t>
      </w:r>
      <w:ins w:id="1" w:author="Chih-Han Chang" w:date="2021-06-21T14:20:00Z">
        <w:r>
          <w:rPr>
            <w:rFonts w:hint="eastAsia"/>
            <w:sz w:val="24"/>
          </w:rPr>
          <w:t>Ba</w:t>
        </w:r>
        <w:r>
          <w:rPr>
            <w:sz w:val="24"/>
          </w:rPr>
          <w:t xml:space="preserve">yesian </w:t>
        </w:r>
      </w:ins>
      <w:r w:rsidRPr="0038185D">
        <w:rPr>
          <w:rFonts w:hint="eastAsia"/>
          <w:sz w:val="24"/>
        </w:rPr>
        <w:t>standard ellipse area (SEA</w:t>
      </w:r>
      <w:r w:rsidRPr="0038185D">
        <w:rPr>
          <w:rFonts w:hint="eastAsia"/>
          <w:sz w:val="24"/>
          <w:vertAlign w:val="subscript"/>
        </w:rPr>
        <w:t>B</w:t>
      </w:r>
      <w:r w:rsidRPr="0038185D">
        <w:rPr>
          <w:rFonts w:hint="eastAsia"/>
          <w:sz w:val="24"/>
        </w:rPr>
        <w:t>) representing the core isotopic niche of each species.</w:t>
      </w:r>
      <w:r>
        <w:rPr>
          <w:rFonts w:hint="eastAsia"/>
          <w:sz w:val="24"/>
        </w:rPr>
        <w:t xml:space="preserve"> </w:t>
      </w:r>
      <w:r w:rsidRPr="00F54B0A">
        <w:rPr>
          <w:rFonts w:hint="eastAsia"/>
          <w:sz w:val="24"/>
        </w:rPr>
        <w:t xml:space="preserve">The </w:t>
      </w:r>
      <w:r>
        <w:rPr>
          <w:rFonts w:hint="eastAsia"/>
          <w:sz w:val="24"/>
        </w:rPr>
        <w:t>isotope ratios</w:t>
      </w:r>
      <w:r w:rsidRPr="00F54B0A">
        <w:rPr>
          <w:rFonts w:hint="eastAsia"/>
          <w:sz w:val="24"/>
        </w:rPr>
        <w:t xml:space="preserve"> of earthworm samples</w:t>
      </w:r>
      <w:r>
        <w:rPr>
          <w:rFonts w:hint="eastAsia"/>
          <w:sz w:val="24"/>
        </w:rPr>
        <w:t xml:space="preserve"> were</w:t>
      </w:r>
      <w:del w:id="2" w:author="Chih-Han Chang" w:date="2021-06-21T14:04:00Z">
        <w:r w:rsidDel="00AA6BF1">
          <w:rPr>
            <w:rFonts w:hint="eastAsia"/>
            <w:sz w:val="24"/>
          </w:rPr>
          <w:delText xml:space="preserve"> </w:delText>
        </w:r>
      </w:del>
      <w:del w:id="3" w:author="Chih-Han Chang" w:date="2021-06-21T14:03:00Z">
        <w:r w:rsidDel="00AA6BF1">
          <w:rPr>
            <w:rFonts w:hint="eastAsia"/>
            <w:sz w:val="24"/>
          </w:rPr>
          <w:delText>corrected for</w:delText>
        </w:r>
      </w:del>
      <w:ins w:id="4" w:author="Chih-Han Chang" w:date="2021-06-21T14:04:00Z">
        <w:r>
          <w:rPr>
            <w:sz w:val="24"/>
          </w:rPr>
          <w:t xml:space="preserve"> </w:t>
        </w:r>
      </w:ins>
      <w:ins w:id="5" w:author="Chih-Han Chang" w:date="2021-06-21T14:03:00Z">
        <w:r>
          <w:rPr>
            <w:rFonts w:hint="eastAsia"/>
            <w:sz w:val="24"/>
          </w:rPr>
          <w:t>s</w:t>
        </w:r>
        <w:r>
          <w:rPr>
            <w:sz w:val="24"/>
          </w:rPr>
          <w:t>tandardized usin</w:t>
        </w:r>
      </w:ins>
      <w:ins w:id="6" w:author="Chih-Han Chang" w:date="2021-06-21T14:04:00Z">
        <w:r>
          <w:rPr>
            <w:sz w:val="24"/>
          </w:rPr>
          <w:t>g</w:t>
        </w:r>
      </w:ins>
      <w:r>
        <w:rPr>
          <w:rFonts w:hint="eastAsia"/>
          <w:sz w:val="24"/>
        </w:rPr>
        <w:t xml:space="preserve"> background soil isotope signatures (see Methods for more details).</w:t>
      </w:r>
    </w:p>
    <w:p w14:paraId="0C88E538" w14:textId="77777777" w:rsidR="00620948" w:rsidRDefault="00620948">
      <w:pPr>
        <w:rPr>
          <w:rFonts w:hint="eastAsia"/>
          <w:sz w:val="24"/>
        </w:rPr>
      </w:pPr>
    </w:p>
    <w:p w14:paraId="7802DA34" w14:textId="77777777" w:rsidR="00620948" w:rsidRDefault="00620948">
      <w:pPr>
        <w:rPr>
          <w:sz w:val="24"/>
        </w:rPr>
      </w:pPr>
      <w:r>
        <w:rPr>
          <w:sz w:val="24"/>
        </w:rPr>
        <w:br w:type="page"/>
      </w:r>
    </w:p>
    <w:p w14:paraId="0B777F5D" w14:textId="13171810" w:rsidR="00202606" w:rsidRDefault="0085378C" w:rsidP="0085378C">
      <w:pPr>
        <w:jc w:val="center"/>
        <w:rPr>
          <w:sz w:val="24"/>
        </w:rPr>
      </w:pPr>
      <w:commentRangeStart w:id="7"/>
      <w:r>
        <w:rPr>
          <w:noProof/>
          <w:sz w:val="24"/>
        </w:rPr>
        <w:lastRenderedPageBreak/>
        <w:drawing>
          <wp:inline distT="0" distB="0" distL="0" distR="0" wp14:anchorId="4A61BF32" wp14:editId="22F0C8F1">
            <wp:extent cx="4122522" cy="2318918"/>
            <wp:effectExtent l="19050" t="0" r="0" b="0"/>
            <wp:docPr id="3" name="圖片 2" descr="SEAb_biplot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b_biplot2.tif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635" cy="23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385EBB">
        <w:rPr>
          <w:rStyle w:val="a9"/>
        </w:rPr>
        <w:commentReference w:id="7"/>
      </w:r>
    </w:p>
    <w:p w14:paraId="025DB734" w14:textId="5388C142" w:rsidR="0085378C" w:rsidRPr="0085378C" w:rsidRDefault="0085378C">
      <w:pPr>
        <w:rPr>
          <w:sz w:val="24"/>
        </w:rPr>
      </w:pPr>
      <w:r w:rsidRPr="0085378C">
        <w:rPr>
          <w:rFonts w:hint="eastAsia"/>
          <w:b/>
          <w:sz w:val="24"/>
        </w:rPr>
        <w:t xml:space="preserve">Figure </w:t>
      </w:r>
      <w:r w:rsidR="00620948">
        <w:rPr>
          <w:b/>
          <w:sz w:val="24"/>
        </w:rPr>
        <w:t>3</w:t>
      </w:r>
      <w:r w:rsidRPr="0085378C">
        <w:rPr>
          <w:rFonts w:hint="eastAsia"/>
          <w:b/>
          <w:sz w:val="24"/>
        </w:rPr>
        <w:t xml:space="preserve">. </w:t>
      </w:r>
      <w:r w:rsidRPr="0038185D">
        <w:rPr>
          <w:sz w:val="24"/>
        </w:rPr>
        <w:t>δ</w:t>
      </w:r>
      <w:r w:rsidRPr="0038185D">
        <w:rPr>
          <w:sz w:val="24"/>
          <w:vertAlign w:val="superscript"/>
        </w:rPr>
        <w:t>13</w:t>
      </w:r>
      <w:r w:rsidRPr="0038185D">
        <w:rPr>
          <w:sz w:val="24"/>
        </w:rPr>
        <w:t>C and δ</w:t>
      </w:r>
      <w:r w:rsidRPr="0038185D">
        <w:rPr>
          <w:sz w:val="24"/>
          <w:vertAlign w:val="superscript"/>
        </w:rPr>
        <w:t>15</w:t>
      </w:r>
      <w:r w:rsidRPr="0038185D">
        <w:rPr>
          <w:sz w:val="24"/>
        </w:rPr>
        <w:t>N</w:t>
      </w:r>
      <w:r w:rsidRPr="0038185D">
        <w:rPr>
          <w:rFonts w:hint="eastAsia"/>
          <w:sz w:val="24"/>
        </w:rPr>
        <w:t xml:space="preserve"> </w:t>
      </w:r>
      <w:commentRangeStart w:id="8"/>
      <w:r w:rsidRPr="00AA6BF1">
        <w:rPr>
          <w:rFonts w:hint="eastAsia"/>
          <w:sz w:val="24"/>
        </w:rPr>
        <w:t>biplot</w:t>
      </w:r>
      <w:commentRangeEnd w:id="8"/>
      <w:r w:rsidR="00AA6BF1">
        <w:rPr>
          <w:rStyle w:val="a9"/>
        </w:rPr>
        <w:commentReference w:id="8"/>
      </w:r>
      <w:r w:rsidRPr="0038185D">
        <w:rPr>
          <w:rFonts w:hint="eastAsia"/>
          <w:sz w:val="24"/>
        </w:rPr>
        <w:t xml:space="preserve"> of earthworm </w:t>
      </w:r>
      <w:r w:rsidR="0038185D" w:rsidRPr="0038185D">
        <w:rPr>
          <w:rFonts w:hint="eastAsia"/>
          <w:sz w:val="24"/>
        </w:rPr>
        <w:t>species</w:t>
      </w:r>
      <w:r w:rsidRPr="0038185D">
        <w:rPr>
          <w:rFonts w:hint="eastAsia"/>
          <w:sz w:val="24"/>
        </w:rPr>
        <w:t xml:space="preserve"> in each study site. O</w:t>
      </w:r>
      <w:r w:rsidR="0038185D" w:rsidRPr="0038185D">
        <w:rPr>
          <w:rFonts w:hint="eastAsia"/>
          <w:sz w:val="24"/>
        </w:rPr>
        <w:t>vals are</w:t>
      </w:r>
      <w:r w:rsidRPr="0038185D">
        <w:rPr>
          <w:rFonts w:hint="eastAsia"/>
          <w:sz w:val="24"/>
        </w:rPr>
        <w:t xml:space="preserve"> </w:t>
      </w:r>
      <w:ins w:id="9" w:author="Chih-Han Chang" w:date="2021-06-21T14:20:00Z">
        <w:r w:rsidR="00972C2F">
          <w:rPr>
            <w:rFonts w:hint="eastAsia"/>
            <w:sz w:val="24"/>
          </w:rPr>
          <w:t>Ba</w:t>
        </w:r>
        <w:r w:rsidR="00972C2F">
          <w:rPr>
            <w:sz w:val="24"/>
          </w:rPr>
          <w:t xml:space="preserve">yesian </w:t>
        </w:r>
      </w:ins>
      <w:r w:rsidRPr="0038185D">
        <w:rPr>
          <w:rFonts w:hint="eastAsia"/>
          <w:sz w:val="24"/>
        </w:rPr>
        <w:t>standard ellipse area (SEA</w:t>
      </w:r>
      <w:r w:rsidRPr="0038185D">
        <w:rPr>
          <w:rFonts w:hint="eastAsia"/>
          <w:sz w:val="24"/>
          <w:vertAlign w:val="subscript"/>
        </w:rPr>
        <w:t>B</w:t>
      </w:r>
      <w:r w:rsidRPr="0038185D">
        <w:rPr>
          <w:rFonts w:hint="eastAsia"/>
          <w:sz w:val="24"/>
        </w:rPr>
        <w:t xml:space="preserve">) </w:t>
      </w:r>
      <w:r w:rsidR="0038185D" w:rsidRPr="0038185D">
        <w:rPr>
          <w:rFonts w:hint="eastAsia"/>
          <w:sz w:val="24"/>
        </w:rPr>
        <w:t>representing the core isotopic niche of each species.</w:t>
      </w:r>
      <w:r w:rsidR="0038185D">
        <w:rPr>
          <w:rFonts w:hint="eastAsia"/>
          <w:sz w:val="24"/>
        </w:rPr>
        <w:t xml:space="preserve"> </w:t>
      </w:r>
      <w:r w:rsidRPr="00F54B0A">
        <w:rPr>
          <w:rFonts w:hint="eastAsia"/>
          <w:sz w:val="24"/>
        </w:rPr>
        <w:t xml:space="preserve">The </w:t>
      </w:r>
      <w:r>
        <w:rPr>
          <w:rFonts w:hint="eastAsia"/>
          <w:sz w:val="24"/>
        </w:rPr>
        <w:t>isotope ratios</w:t>
      </w:r>
      <w:r w:rsidRPr="00F54B0A">
        <w:rPr>
          <w:rFonts w:hint="eastAsia"/>
          <w:sz w:val="24"/>
        </w:rPr>
        <w:t xml:space="preserve"> of earthworm samples</w:t>
      </w:r>
      <w:r>
        <w:rPr>
          <w:rFonts w:hint="eastAsia"/>
          <w:sz w:val="24"/>
        </w:rPr>
        <w:t xml:space="preserve"> were</w:t>
      </w:r>
      <w:del w:id="10" w:author="Chih-Han Chang" w:date="2021-06-21T14:04:00Z">
        <w:r w:rsidDel="00AA6BF1">
          <w:rPr>
            <w:rFonts w:hint="eastAsia"/>
            <w:sz w:val="24"/>
          </w:rPr>
          <w:delText xml:space="preserve"> </w:delText>
        </w:r>
      </w:del>
      <w:del w:id="11" w:author="Chih-Han Chang" w:date="2021-06-21T14:03:00Z">
        <w:r w:rsidR="0038185D" w:rsidDel="00AA6BF1">
          <w:rPr>
            <w:rFonts w:hint="eastAsia"/>
            <w:sz w:val="24"/>
          </w:rPr>
          <w:delText>corrected</w:delText>
        </w:r>
        <w:r w:rsidDel="00AA6BF1">
          <w:rPr>
            <w:rFonts w:hint="eastAsia"/>
            <w:sz w:val="24"/>
          </w:rPr>
          <w:delText xml:space="preserve"> </w:delText>
        </w:r>
        <w:r w:rsidR="0038185D" w:rsidDel="00AA6BF1">
          <w:rPr>
            <w:rFonts w:hint="eastAsia"/>
            <w:sz w:val="24"/>
          </w:rPr>
          <w:delText>for</w:delText>
        </w:r>
      </w:del>
      <w:ins w:id="12" w:author="Chih-Han Chang" w:date="2021-06-21T14:04:00Z">
        <w:r w:rsidR="00AA6BF1">
          <w:rPr>
            <w:sz w:val="24"/>
          </w:rPr>
          <w:t xml:space="preserve"> </w:t>
        </w:r>
      </w:ins>
      <w:ins w:id="13" w:author="Chih-Han Chang" w:date="2021-06-21T14:03:00Z">
        <w:r w:rsidR="00AA6BF1">
          <w:rPr>
            <w:rFonts w:hint="eastAsia"/>
            <w:sz w:val="24"/>
          </w:rPr>
          <w:t>s</w:t>
        </w:r>
        <w:r w:rsidR="00AA6BF1">
          <w:rPr>
            <w:sz w:val="24"/>
          </w:rPr>
          <w:t>tandardized usin</w:t>
        </w:r>
      </w:ins>
      <w:ins w:id="14" w:author="Chih-Han Chang" w:date="2021-06-21T14:04:00Z">
        <w:r w:rsidR="00AA6BF1">
          <w:rPr>
            <w:sz w:val="24"/>
          </w:rPr>
          <w:t>g</w:t>
        </w:r>
      </w:ins>
      <w:r w:rsidR="0038185D">
        <w:rPr>
          <w:rFonts w:hint="eastAsia"/>
          <w:sz w:val="24"/>
        </w:rPr>
        <w:t xml:space="preserve"> background soil isotope signatures</w:t>
      </w:r>
      <w:r>
        <w:rPr>
          <w:rFonts w:hint="eastAsia"/>
          <w:sz w:val="24"/>
        </w:rPr>
        <w:t xml:space="preserve"> (see Methods for more details). </w:t>
      </w:r>
    </w:p>
    <w:p w14:paraId="7F7FBB09" w14:textId="77777777" w:rsidR="00620948" w:rsidRDefault="00620948">
      <w:pPr>
        <w:rPr>
          <w:sz w:val="24"/>
        </w:rPr>
      </w:pPr>
      <w:r>
        <w:rPr>
          <w:sz w:val="24"/>
        </w:rPr>
        <w:br w:type="page"/>
      </w:r>
    </w:p>
    <w:p w14:paraId="604A0401" w14:textId="2079E62B" w:rsidR="0085378C" w:rsidRDefault="0085378C">
      <w:pPr>
        <w:rPr>
          <w:sz w:val="24"/>
        </w:rPr>
      </w:pPr>
      <w:r w:rsidRPr="0085378C">
        <w:rPr>
          <w:noProof/>
          <w:sz w:val="24"/>
        </w:rPr>
        <w:lastRenderedPageBreak/>
        <w:drawing>
          <wp:inline distT="0" distB="0" distL="0" distR="0" wp14:anchorId="5BE39EA3" wp14:editId="4649CB7A">
            <wp:extent cx="5943599" cy="2743200"/>
            <wp:effectExtent l="19050" t="0" r="1" b="0"/>
            <wp:docPr id="4" name="圖片 0" descr="Overlap_grey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lap_grey.tif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8A76" w14:textId="3C7692F9" w:rsidR="006973AF" w:rsidRDefault="006973AF">
      <w:pPr>
        <w:rPr>
          <w:sz w:val="24"/>
        </w:rPr>
      </w:pPr>
      <w:r w:rsidRPr="006973AF">
        <w:rPr>
          <w:rFonts w:hint="eastAsia"/>
          <w:b/>
          <w:sz w:val="24"/>
        </w:rPr>
        <w:t xml:space="preserve">Figure </w:t>
      </w:r>
      <w:r w:rsidR="00620948">
        <w:rPr>
          <w:b/>
          <w:sz w:val="24"/>
        </w:rPr>
        <w:t>4</w:t>
      </w:r>
      <w:r w:rsidRPr="006973AF">
        <w:rPr>
          <w:rFonts w:hint="eastAsia"/>
          <w:b/>
          <w:sz w:val="24"/>
        </w:rPr>
        <w:t>.</w:t>
      </w:r>
      <w:r w:rsidRPr="00A14EB8">
        <w:rPr>
          <w:rFonts w:hint="eastAsia"/>
          <w:sz w:val="24"/>
        </w:rPr>
        <w:t xml:space="preserve"> </w:t>
      </w:r>
      <w:r w:rsidR="00416C44" w:rsidRPr="00A14EB8">
        <w:rPr>
          <w:rFonts w:hint="eastAsia"/>
          <w:sz w:val="24"/>
        </w:rPr>
        <w:t>Pe</w:t>
      </w:r>
      <w:r w:rsidRPr="00A14EB8">
        <w:rPr>
          <w:rFonts w:hint="eastAsia"/>
          <w:sz w:val="24"/>
        </w:rPr>
        <w:t xml:space="preserve">rcentage </w:t>
      </w:r>
      <w:r w:rsidR="00C12794" w:rsidRPr="00A14EB8">
        <w:rPr>
          <w:rFonts w:hint="eastAsia"/>
          <w:sz w:val="24"/>
        </w:rPr>
        <w:t xml:space="preserve">of </w:t>
      </w:r>
      <w:r w:rsidRPr="00A14EB8">
        <w:rPr>
          <w:rFonts w:hint="eastAsia"/>
          <w:sz w:val="24"/>
        </w:rPr>
        <w:t>overlap</w:t>
      </w:r>
      <w:r w:rsidR="00C12794" w:rsidRPr="00A14EB8">
        <w:rPr>
          <w:rFonts w:hint="eastAsia"/>
          <w:sz w:val="24"/>
        </w:rPr>
        <w:t>ping</w:t>
      </w:r>
      <w:r w:rsidRPr="00A14EB8">
        <w:rPr>
          <w:rFonts w:hint="eastAsia"/>
          <w:sz w:val="24"/>
        </w:rPr>
        <w:t xml:space="preserve"> SEA</w:t>
      </w:r>
      <w:r w:rsidRPr="00A14EB8">
        <w:rPr>
          <w:rFonts w:hint="eastAsia"/>
          <w:sz w:val="24"/>
          <w:vertAlign w:val="subscript"/>
        </w:rPr>
        <w:t xml:space="preserve">B </w:t>
      </w:r>
      <w:r w:rsidRPr="00A14EB8">
        <w:rPr>
          <w:rFonts w:hint="eastAsia"/>
          <w:sz w:val="24"/>
        </w:rPr>
        <w:t>between species</w:t>
      </w:r>
      <w:r w:rsidR="00C12794" w:rsidRPr="00A14EB8">
        <w:rPr>
          <w:rFonts w:hint="eastAsia"/>
          <w:sz w:val="24"/>
        </w:rPr>
        <w:t xml:space="preserve"> pairs</w:t>
      </w:r>
      <w:r w:rsidRPr="00A14EB8">
        <w:rPr>
          <w:rFonts w:hint="eastAsia"/>
          <w:sz w:val="24"/>
        </w:rPr>
        <w:t xml:space="preserve"> in the study sites BDTR1, BDTR2, </w:t>
      </w:r>
      <w:r>
        <w:rPr>
          <w:rFonts w:hint="eastAsia"/>
          <w:sz w:val="24"/>
        </w:rPr>
        <w:t>and BARC.</w:t>
      </w:r>
      <w:r w:rsidR="00E270FC">
        <w:rPr>
          <w:rFonts w:hint="eastAsia"/>
          <w:sz w:val="24"/>
        </w:rPr>
        <w:t xml:space="preserve"> The percentage is </w:t>
      </w:r>
      <w:r w:rsidR="00E270FC">
        <w:rPr>
          <w:sz w:val="24"/>
        </w:rPr>
        <w:t>calculated</w:t>
      </w:r>
      <w:r w:rsidR="00E270FC">
        <w:rPr>
          <w:rFonts w:hint="eastAsia"/>
          <w:sz w:val="24"/>
        </w:rPr>
        <w:t xml:space="preserve"> as the overlapping</w:t>
      </w:r>
      <w:r w:rsidR="00E270FC" w:rsidRPr="0038185D">
        <w:rPr>
          <w:rFonts w:hint="eastAsia"/>
          <w:sz w:val="24"/>
        </w:rPr>
        <w:t xml:space="preserve"> SEA</w:t>
      </w:r>
      <w:r w:rsidR="00E270FC" w:rsidRPr="0038185D">
        <w:rPr>
          <w:rFonts w:hint="eastAsia"/>
          <w:sz w:val="24"/>
          <w:vertAlign w:val="subscript"/>
        </w:rPr>
        <w:t>B</w:t>
      </w:r>
      <w:r w:rsidR="00E270FC">
        <w:rPr>
          <w:rFonts w:hint="eastAsia"/>
          <w:sz w:val="24"/>
          <w:vertAlign w:val="subscript"/>
        </w:rPr>
        <w:t xml:space="preserve"> </w:t>
      </w:r>
      <w:r w:rsidR="00E270FC">
        <w:rPr>
          <w:rFonts w:hint="eastAsia"/>
          <w:sz w:val="24"/>
        </w:rPr>
        <w:t xml:space="preserve">between </w:t>
      </w:r>
      <w:r w:rsidR="00E270FC">
        <w:rPr>
          <w:sz w:val="24"/>
        </w:rPr>
        <w:t>“</w:t>
      </w:r>
      <w:r w:rsidR="00E270FC">
        <w:rPr>
          <w:rFonts w:hint="eastAsia"/>
          <w:sz w:val="24"/>
        </w:rPr>
        <w:t>Species A</w:t>
      </w:r>
      <w:r w:rsidR="00E270FC">
        <w:rPr>
          <w:sz w:val="24"/>
        </w:rPr>
        <w:t>”</w:t>
      </w:r>
      <w:r w:rsidR="00E270FC">
        <w:rPr>
          <w:rFonts w:hint="eastAsia"/>
          <w:sz w:val="24"/>
        </w:rPr>
        <w:t xml:space="preserve"> and </w:t>
      </w:r>
      <w:r w:rsidR="00E270FC">
        <w:rPr>
          <w:sz w:val="24"/>
        </w:rPr>
        <w:t>“</w:t>
      </w:r>
      <w:r w:rsidR="00E270FC">
        <w:rPr>
          <w:rFonts w:hint="eastAsia"/>
          <w:sz w:val="24"/>
        </w:rPr>
        <w:t>Species B</w:t>
      </w:r>
      <w:r w:rsidR="00E270FC">
        <w:rPr>
          <w:sz w:val="24"/>
        </w:rPr>
        <w:t>”</w:t>
      </w:r>
      <w:r w:rsidR="00E270FC">
        <w:rPr>
          <w:rFonts w:hint="eastAsia"/>
          <w:sz w:val="24"/>
        </w:rPr>
        <w:t xml:space="preserve"> divided by the </w:t>
      </w:r>
      <w:r w:rsidR="00E270FC" w:rsidRPr="0038185D">
        <w:rPr>
          <w:rFonts w:hint="eastAsia"/>
          <w:sz w:val="24"/>
        </w:rPr>
        <w:t>SEA</w:t>
      </w:r>
      <w:r w:rsidR="00E270FC" w:rsidRPr="0038185D">
        <w:rPr>
          <w:rFonts w:hint="eastAsia"/>
          <w:sz w:val="24"/>
          <w:vertAlign w:val="subscript"/>
        </w:rPr>
        <w:t>B</w:t>
      </w:r>
      <w:r w:rsidR="00E270FC">
        <w:rPr>
          <w:rFonts w:hint="eastAsia"/>
          <w:sz w:val="24"/>
          <w:vertAlign w:val="subscript"/>
        </w:rPr>
        <w:t xml:space="preserve"> </w:t>
      </w:r>
      <w:r w:rsidR="00E270FC">
        <w:rPr>
          <w:rFonts w:hint="eastAsia"/>
          <w:sz w:val="24"/>
        </w:rPr>
        <w:t xml:space="preserve">of </w:t>
      </w:r>
      <w:r w:rsidR="00E270FC">
        <w:rPr>
          <w:sz w:val="24"/>
        </w:rPr>
        <w:t>“</w:t>
      </w:r>
      <w:r w:rsidR="00E270FC">
        <w:rPr>
          <w:rFonts w:hint="eastAsia"/>
          <w:sz w:val="24"/>
        </w:rPr>
        <w:t xml:space="preserve">Species </w:t>
      </w:r>
      <w:commentRangeStart w:id="15"/>
      <w:r w:rsidR="00E270FC">
        <w:rPr>
          <w:rFonts w:hint="eastAsia"/>
          <w:sz w:val="24"/>
        </w:rPr>
        <w:t>A</w:t>
      </w:r>
      <w:commentRangeEnd w:id="15"/>
      <w:r w:rsidR="00AA6BF1">
        <w:rPr>
          <w:rStyle w:val="a9"/>
        </w:rPr>
        <w:commentReference w:id="15"/>
      </w:r>
      <w:r w:rsidR="00E270FC">
        <w:rPr>
          <w:sz w:val="24"/>
        </w:rPr>
        <w:t>”</w:t>
      </w:r>
      <w:r w:rsidR="00E270FC">
        <w:rPr>
          <w:rFonts w:hint="eastAsia"/>
          <w:sz w:val="24"/>
        </w:rPr>
        <w:t>.</w:t>
      </w:r>
    </w:p>
    <w:p w14:paraId="2BF139D8" w14:textId="6044CFB6" w:rsidR="00620948" w:rsidRDefault="00620948">
      <w:pPr>
        <w:rPr>
          <w:sz w:val="24"/>
        </w:rPr>
      </w:pPr>
      <w:r>
        <w:rPr>
          <w:sz w:val="24"/>
        </w:rPr>
        <w:br w:type="page"/>
      </w:r>
    </w:p>
    <w:p w14:paraId="4AE15474" w14:textId="7F0CDDB3" w:rsidR="00620948" w:rsidRDefault="00AB04B6">
      <w:pPr>
        <w:rPr>
          <w:sz w:val="24"/>
        </w:rPr>
      </w:pPr>
      <w:r w:rsidRPr="00516434">
        <w:rPr>
          <w:rFonts w:eastAsia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BA20D3F" wp14:editId="7BD8616E">
            <wp:extent cx="5854700" cy="3714479"/>
            <wp:effectExtent l="0" t="0" r="0" b="635"/>
            <wp:docPr id="8" name="Picture 7" descr="https://lh4.googleusercontent.com/KlbFtupTSQaRgOj9ZJECYQJTK_HpW57ywX5pkHmOfDZNK5lo20MIOze_peEBHRuRWAX-Uz2mYFShgiy_6uMXQASLYghVkoKQfba2UzQidB0Q_2FdbjZR9D7QWGm2p8-JVj_AIAF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KlbFtupTSQaRgOj9ZJECYQJTK_HpW57ywX5pkHmOfDZNK5lo20MIOze_peEBHRuRWAX-Uz2mYFShgiy_6uMXQASLYghVkoKQfba2UzQidB0Q_2FdbjZR9D7QWGm2p8-JVj_AIAF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10" cy="374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D60D" w14:textId="3B1ED5E5" w:rsidR="00620948" w:rsidRPr="00E270FC" w:rsidRDefault="00620948" w:rsidP="00AB04B6">
      <w:pPr>
        <w:rPr>
          <w:rFonts w:hint="eastAsia"/>
          <w:sz w:val="24"/>
        </w:rPr>
      </w:pPr>
      <w:r w:rsidRPr="00AB04B6">
        <w:rPr>
          <w:rFonts w:hint="eastAsia"/>
          <w:b/>
          <w:sz w:val="24"/>
        </w:rPr>
        <w:t>F</w:t>
      </w:r>
      <w:r w:rsidRPr="00AB04B6">
        <w:rPr>
          <w:b/>
          <w:sz w:val="24"/>
        </w:rPr>
        <w:t>igure 5.</w:t>
      </w:r>
      <w:r w:rsidR="00AB04B6">
        <w:rPr>
          <w:sz w:val="24"/>
        </w:rPr>
        <w:t xml:space="preserve"> </w:t>
      </w:r>
      <w:r w:rsidR="00AB04B6" w:rsidRPr="00AB04B6">
        <w:rPr>
          <w:sz w:val="24"/>
        </w:rPr>
        <w:t xml:space="preserve">A revised concept of earthworm functional groups using the isotopic niches and their sizes based on </w:t>
      </w:r>
      <w:r w:rsidR="00AB04B6" w:rsidRPr="00AB04B6">
        <w:rPr>
          <w:sz w:val="24"/>
          <w:vertAlign w:val="superscript"/>
        </w:rPr>
        <w:t>13</w:t>
      </w:r>
      <w:r w:rsidR="00AB04B6" w:rsidRPr="00AB04B6">
        <w:rPr>
          <w:sz w:val="24"/>
        </w:rPr>
        <w:t xml:space="preserve">C and </w:t>
      </w:r>
      <w:r w:rsidR="00AB04B6" w:rsidRPr="00AB04B6">
        <w:rPr>
          <w:sz w:val="24"/>
          <w:vertAlign w:val="superscript"/>
        </w:rPr>
        <w:t>15</w:t>
      </w:r>
      <w:r w:rsidR="00AB04B6" w:rsidRPr="00AB04B6">
        <w:rPr>
          <w:sz w:val="24"/>
        </w:rPr>
        <w:t xml:space="preserve">N signatures. Note that the diagram includes only nine functional groups (as opposed to 10) because the </w:t>
      </w:r>
      <w:proofErr w:type="spellStart"/>
      <w:r w:rsidR="00AB04B6" w:rsidRPr="00AB04B6">
        <w:rPr>
          <w:sz w:val="24"/>
        </w:rPr>
        <w:t>oligohumic</w:t>
      </w:r>
      <w:proofErr w:type="spellEnd"/>
      <w:r w:rsidR="00AB04B6" w:rsidRPr="00AB04B6">
        <w:rPr>
          <w:sz w:val="24"/>
        </w:rPr>
        <w:t xml:space="preserve"> </w:t>
      </w:r>
      <w:proofErr w:type="spellStart"/>
      <w:r w:rsidR="00AB04B6" w:rsidRPr="00AB04B6">
        <w:rPr>
          <w:sz w:val="24"/>
        </w:rPr>
        <w:t>endogeic</w:t>
      </w:r>
      <w:proofErr w:type="spellEnd"/>
      <w:r w:rsidR="00AB04B6" w:rsidRPr="00AB04B6">
        <w:rPr>
          <w:sz w:val="24"/>
        </w:rPr>
        <w:t xml:space="preserve"> species was not included in</w:t>
      </w:r>
      <w:r w:rsidR="00AB04B6">
        <w:rPr>
          <w:sz w:val="24"/>
        </w:rPr>
        <w:t xml:space="preserve"> our analysis</w:t>
      </w:r>
      <w:r w:rsidR="00AB04B6" w:rsidRPr="00AB04B6">
        <w:rPr>
          <w:sz w:val="24"/>
        </w:rPr>
        <w:t>.</w:t>
      </w:r>
      <w:r w:rsidR="00AB04B6">
        <w:rPr>
          <w:sz w:val="24"/>
        </w:rPr>
        <w:t xml:space="preserve"> </w:t>
      </w:r>
      <w:r w:rsidR="00AB04B6" w:rsidRPr="00AB04B6">
        <w:rPr>
          <w:rFonts w:hint="eastAsia"/>
          <w:sz w:val="24"/>
          <w:szCs w:val="24"/>
        </w:rPr>
        <w:t>(</w:t>
      </w:r>
      <w:r w:rsidR="00AB04B6" w:rsidRPr="00AB04B6">
        <w:rPr>
          <w:sz w:val="24"/>
          <w:szCs w:val="24"/>
        </w:rPr>
        <w:t>This</w:t>
      </w:r>
      <w:r w:rsidR="00AB04B6">
        <w:rPr>
          <w:sz w:val="24"/>
          <w:szCs w:val="24"/>
        </w:rPr>
        <w:t xml:space="preserve"> figure</w:t>
      </w:r>
      <w:r w:rsidR="00AB04B6" w:rsidRPr="00AB04B6">
        <w:rPr>
          <w:sz w:val="24"/>
          <w:szCs w:val="24"/>
        </w:rPr>
        <w:t xml:space="preserve"> is a work in progress, not the final version.)</w:t>
      </w:r>
    </w:p>
    <w:sectPr w:rsidR="00620948" w:rsidRPr="00E270FC" w:rsidSect="00FF53C4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Chih-Han Chang" w:date="2021-06-21T14:04:00Z" w:initials="CC">
    <w:p w14:paraId="1A2A7B2E" w14:textId="77777777" w:rsidR="00620948" w:rsidRDefault="00620948" w:rsidP="006209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I</w:t>
      </w:r>
      <w:r>
        <w:t xml:space="preserve"> thought biplot refers to graphs in multivariate analyses where we try to include information about both species and environmental factors.</w:t>
      </w:r>
    </w:p>
    <w:p w14:paraId="6AC44948" w14:textId="77777777" w:rsidR="00620948" w:rsidRDefault="00620948" w:rsidP="00620948">
      <w:pPr>
        <w:pStyle w:val="aa"/>
      </w:pPr>
    </w:p>
    <w:p w14:paraId="073C4A7E" w14:textId="77777777" w:rsidR="00620948" w:rsidRPr="00827397" w:rsidRDefault="00620948" w:rsidP="00620948">
      <w:pPr>
        <w:pStyle w:val="aa"/>
        <w:rPr>
          <w:rFonts w:hint="eastAsia"/>
        </w:rPr>
      </w:pPr>
      <w:r>
        <w:rPr>
          <w:rFonts w:hint="eastAsia"/>
        </w:rPr>
        <w:t>U</w:t>
      </w:r>
      <w:r>
        <w:t>se the same color in Figures 2 and 3.</w:t>
      </w:r>
    </w:p>
  </w:comment>
  <w:comment w:id="7" w:author="Chih-Han Chang" w:date="2021-06-21T14:11:00Z" w:initials="CC">
    <w:p w14:paraId="321E11D3" w14:textId="06197588" w:rsidR="00385EBB" w:rsidRDefault="00385EBB">
      <w:pPr>
        <w:pStyle w:val="aa"/>
      </w:pPr>
      <w:r>
        <w:rPr>
          <w:rStyle w:val="a9"/>
        </w:rPr>
        <w:annotationRef/>
      </w:r>
      <w:r w:rsidR="00827397">
        <w:rPr>
          <w:rFonts w:hint="eastAsia"/>
        </w:rPr>
        <w:t>F</w:t>
      </w:r>
      <w:r w:rsidR="00827397">
        <w:t xml:space="preserve">ont size consistency in </w:t>
      </w:r>
      <w:r w:rsidR="00620948">
        <w:t>Figures 2 and 3</w:t>
      </w:r>
      <w:r w:rsidR="00827397">
        <w:t>.</w:t>
      </w:r>
    </w:p>
    <w:p w14:paraId="4C1508EA" w14:textId="77777777" w:rsidR="00827397" w:rsidRDefault="00827397">
      <w:pPr>
        <w:pStyle w:val="aa"/>
      </w:pPr>
    </w:p>
    <w:p w14:paraId="0A598EFC" w14:textId="092178B1" w:rsidR="00827397" w:rsidRDefault="00827397">
      <w:pPr>
        <w:pStyle w:val="aa"/>
        <w:rPr>
          <w:rFonts w:hint="eastAsia"/>
        </w:rPr>
      </w:pPr>
      <w:r>
        <w:rPr>
          <w:rFonts w:hint="eastAsia"/>
        </w:rPr>
        <w:t>Sh</w:t>
      </w:r>
      <w:r>
        <w:t>all the same X-axis be used</w:t>
      </w:r>
      <w:r w:rsidR="00620948">
        <w:t xml:space="preserve"> in the two figures</w:t>
      </w:r>
      <w:r>
        <w:t>?</w:t>
      </w:r>
    </w:p>
  </w:comment>
  <w:comment w:id="8" w:author="Chih-Han Chang" w:date="2021-06-21T14:04:00Z" w:initials="CC">
    <w:p w14:paraId="1A990FFB" w14:textId="77777777" w:rsidR="00AA6BF1" w:rsidRDefault="00AA6BF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I</w:t>
      </w:r>
      <w:r>
        <w:t xml:space="preserve"> thought biplot refers to graphs in multivariate analyses where we try to include information about both species and environmental factors.</w:t>
      </w:r>
    </w:p>
    <w:p w14:paraId="08F44BE8" w14:textId="77777777" w:rsidR="00827397" w:rsidRDefault="00827397">
      <w:pPr>
        <w:pStyle w:val="aa"/>
      </w:pPr>
    </w:p>
    <w:p w14:paraId="28CF0D53" w14:textId="2D90B472" w:rsidR="00827397" w:rsidRPr="00827397" w:rsidRDefault="00827397">
      <w:pPr>
        <w:pStyle w:val="aa"/>
        <w:rPr>
          <w:rFonts w:hint="eastAsia"/>
        </w:rPr>
      </w:pPr>
      <w:r>
        <w:rPr>
          <w:rFonts w:hint="eastAsia"/>
        </w:rPr>
        <w:t>U</w:t>
      </w:r>
      <w:r>
        <w:t xml:space="preserve">se the same color in </w:t>
      </w:r>
      <w:r w:rsidR="00620948">
        <w:t>Figures 2 and 3</w:t>
      </w:r>
      <w:r>
        <w:t>.</w:t>
      </w:r>
    </w:p>
  </w:comment>
  <w:comment w:id="15" w:author="Chih-Han Chang" w:date="2021-06-21T14:08:00Z" w:initials="CC">
    <w:p w14:paraId="2A3EF056" w14:textId="1911E319" w:rsidR="00AA6BF1" w:rsidRDefault="00AA6BF1">
      <w:pPr>
        <w:pStyle w:val="aa"/>
      </w:pPr>
      <w:r>
        <w:rPr>
          <w:rStyle w:val="a9"/>
        </w:rPr>
        <w:annotationRef/>
      </w:r>
      <w:r>
        <w:t xml:space="preserve">The percentage of the SEAB of Species A that overlaps with </w:t>
      </w:r>
      <w:r w:rsidR="00133A88">
        <w:t xml:space="preserve">the percentage of the SEAB </w:t>
      </w:r>
      <w:r>
        <w:t>of Species B.</w:t>
      </w:r>
      <w:bookmarkStart w:id="16" w:name="_GoBack"/>
      <w:bookmarkEnd w:id="16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73C4A7E" w15:done="0"/>
  <w15:commentEx w15:paraId="0A598EFC" w15:done="0"/>
  <w15:commentEx w15:paraId="28CF0D53" w15:done="0"/>
  <w15:commentEx w15:paraId="2A3EF05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73C4A7E" w16cid:durableId="247C2E9C"/>
  <w16cid:commentId w16cid:paraId="0A598EFC" w16cid:durableId="247B1C99"/>
  <w16cid:commentId w16cid:paraId="28CF0D53" w16cid:durableId="247B1AF1"/>
  <w16cid:commentId w16cid:paraId="2A3EF056" w16cid:durableId="247B1B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4F1BD2" w14:textId="77777777" w:rsidR="00D03709" w:rsidRDefault="00D03709" w:rsidP="0085378C">
      <w:pPr>
        <w:spacing w:after="0" w:line="240" w:lineRule="auto"/>
      </w:pPr>
      <w:r>
        <w:separator/>
      </w:r>
    </w:p>
  </w:endnote>
  <w:endnote w:type="continuationSeparator" w:id="0">
    <w:p w14:paraId="2970468A" w14:textId="77777777" w:rsidR="00D03709" w:rsidRDefault="00D03709" w:rsidP="00853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06AF22" w14:textId="77777777" w:rsidR="00D03709" w:rsidRDefault="00D03709" w:rsidP="0085378C">
      <w:pPr>
        <w:spacing w:after="0" w:line="240" w:lineRule="auto"/>
      </w:pPr>
      <w:r>
        <w:separator/>
      </w:r>
    </w:p>
  </w:footnote>
  <w:footnote w:type="continuationSeparator" w:id="0">
    <w:p w14:paraId="618DF8CE" w14:textId="77777777" w:rsidR="00D03709" w:rsidRDefault="00D03709" w:rsidP="0085378C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ih-Han Chang">
    <w15:presenceInfo w15:providerId="None" w15:userId="Chih-Han Cha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606"/>
    <w:rsid w:val="000345DA"/>
    <w:rsid w:val="00041DC9"/>
    <w:rsid w:val="00133A88"/>
    <w:rsid w:val="00202606"/>
    <w:rsid w:val="00253EE1"/>
    <w:rsid w:val="002C6B07"/>
    <w:rsid w:val="00324955"/>
    <w:rsid w:val="00353E13"/>
    <w:rsid w:val="0038185D"/>
    <w:rsid w:val="00385EBB"/>
    <w:rsid w:val="00416C44"/>
    <w:rsid w:val="004A3E92"/>
    <w:rsid w:val="00553573"/>
    <w:rsid w:val="00561705"/>
    <w:rsid w:val="005C120F"/>
    <w:rsid w:val="00620948"/>
    <w:rsid w:val="006279C6"/>
    <w:rsid w:val="006973AF"/>
    <w:rsid w:val="007E1C3F"/>
    <w:rsid w:val="00823C33"/>
    <w:rsid w:val="00827397"/>
    <w:rsid w:val="0085378C"/>
    <w:rsid w:val="008C077A"/>
    <w:rsid w:val="00972C2F"/>
    <w:rsid w:val="009A119E"/>
    <w:rsid w:val="009B5481"/>
    <w:rsid w:val="009D3E8F"/>
    <w:rsid w:val="009F08DE"/>
    <w:rsid w:val="00A14EB8"/>
    <w:rsid w:val="00AA19AB"/>
    <w:rsid w:val="00AA6BF1"/>
    <w:rsid w:val="00AB04B6"/>
    <w:rsid w:val="00AC2F8A"/>
    <w:rsid w:val="00B711A5"/>
    <w:rsid w:val="00B7174E"/>
    <w:rsid w:val="00C12794"/>
    <w:rsid w:val="00CF10CD"/>
    <w:rsid w:val="00D03709"/>
    <w:rsid w:val="00D76C78"/>
    <w:rsid w:val="00D9667A"/>
    <w:rsid w:val="00E24C13"/>
    <w:rsid w:val="00E270FC"/>
    <w:rsid w:val="00EC77A5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BB42B0"/>
  <w15:docId w15:val="{1B4F1028-F45F-46B3-83F0-5C2310D51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標楷體" w:hAnsi="Arial" w:cstheme="minorBidi"/>
        <w:sz w:val="28"/>
        <w:szCs w:val="22"/>
        <w:lang w:val="en-US" w:eastAsia="zh-TW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3E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378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85378C"/>
  </w:style>
  <w:style w:type="paragraph" w:styleId="a5">
    <w:name w:val="footer"/>
    <w:basedOn w:val="a"/>
    <w:link w:val="a6"/>
    <w:uiPriority w:val="99"/>
    <w:unhideWhenUsed/>
    <w:rsid w:val="0085378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85378C"/>
  </w:style>
  <w:style w:type="paragraph" w:styleId="a7">
    <w:name w:val="Balloon Text"/>
    <w:basedOn w:val="a"/>
    <w:link w:val="a8"/>
    <w:uiPriority w:val="99"/>
    <w:semiHidden/>
    <w:unhideWhenUsed/>
    <w:rsid w:val="0085378C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5378C"/>
    <w:rPr>
      <w:rFonts w:ascii="新細明體" w:eastAsia="新細明體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AA6BF1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AA6BF1"/>
    <w:pPr>
      <w:jc w:val="left"/>
    </w:pPr>
  </w:style>
  <w:style w:type="character" w:customStyle="1" w:styleId="ab">
    <w:name w:val="註解文字 字元"/>
    <w:basedOn w:val="a0"/>
    <w:link w:val="aa"/>
    <w:uiPriority w:val="99"/>
    <w:semiHidden/>
    <w:rsid w:val="00AA6BF1"/>
  </w:style>
  <w:style w:type="paragraph" w:styleId="ac">
    <w:name w:val="annotation subject"/>
    <w:basedOn w:val="aa"/>
    <w:next w:val="aa"/>
    <w:link w:val="ad"/>
    <w:uiPriority w:val="99"/>
    <w:semiHidden/>
    <w:unhideWhenUsed/>
    <w:rsid w:val="00AA6BF1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AA6B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4.tif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tiff"/><Relationship Id="rId5" Type="http://schemas.openxmlformats.org/officeDocument/2006/relationships/endnotes" Target="endnotes.xml"/><Relationship Id="rId15" Type="http://schemas.microsoft.com/office/2011/relationships/people" Target="people.xml"/><Relationship Id="rId10" Type="http://schemas.microsoft.com/office/2016/09/relationships/commentsIds" Target="commentsIds.xml"/><Relationship Id="rId4" Type="http://schemas.openxmlformats.org/officeDocument/2006/relationships/footnotes" Target="footnote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195</Words>
  <Characters>1113</Characters>
  <Application>Microsoft Office Word</Application>
  <DocSecurity>0</DocSecurity>
  <Lines>9</Lines>
  <Paragraphs>2</Paragraphs>
  <ScaleCrop>false</ScaleCrop>
  <Company>.</Company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Chih-Han Chang</cp:lastModifiedBy>
  <cp:revision>6</cp:revision>
  <dcterms:created xsi:type="dcterms:W3CDTF">2021-06-22T01:37:00Z</dcterms:created>
  <dcterms:modified xsi:type="dcterms:W3CDTF">2021-06-22T02:42:00Z</dcterms:modified>
</cp:coreProperties>
</file>